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pPr>
        <w:pStyle w:val="1"/>
      </w:pPr>
      <w:r>
        <w:t xml:space="preserve">사업 개요</w:t>
      </w:r>
    </w:p>
    <w:p>
      <w:r>
        <w:t xml:space="preserve">본 문서는 렛츠런파크 운영 계획이다.</w:t>
      </w:r>
    </w:p>
    <w:p>
      <w:r>
        <w:t>항목</w:t>
      </w:r>
      <w:r>
        <w:tab/>
        <w:t>A&amp;B &lt;중요&gt; 가나다</w:t>
      </w:r>
      <w:r>
        <w:br/>
        <w:t>둘째 줄</w:t>
      </w:r>
    </w:p>
    <w:p>
      <w:pPr>
        <w:pStyle w:val="Heading2"/>
      </w:pPr>
      <w:r>
        <w:t xml:space="preserve">세부 추진 계획</w:t>
      </w:r>
    </w:p>
    <w:p>
      <w:pPr>
        <w:outlineLvl w:val="2"/>
      </w:pPr>
      <w:r>
        <w:t xml:space="preserve">개요 수준만 지정된 제목</w:t>
      </w:r>
    </w:p>
    <w:p>
      <w:r>
        <w:t>남은 글</w:t>
      </w:r>
      <w:del w:id="1" w:author="x">
        <w:r>
          <w:delText>지운 글</w:delText>
        </w:r>
      </w:del>
      <w:moveFrom w:id="2" w:author="x">
        <w:r>
          <w:t>옮기기 전 글</w:t>
        </w:r>
      </w:moveFrom>
      <w:moveTo w:id="3" w:author="x">
        <w:r>
          <w:t xml:space="preserve"> 옮긴 글</w:t>
        </w:r>
      </w:moveTo>
      <w:r>
        <w:instrText> PAGE </w:instrText>
      </w:r>
    </w:p>
    <w:tbl>
      <w:tblPr/>
      <w:tblGrid/>
      <w:tr>
        <w:tc>
          <w:tcPr/>
          <w:p>
            <w:r>
              <w:t xml:space="preserve">구분</w:t>
            </w:r>
          </w:p>
        </w:tc>
        <w:tc>
          <w:tcPr/>
          <w:p>
            <w:r>
              <w:t xml:space="preserve">예산(백만원)</w:t>
            </w:r>
          </w:p>
        </w:tc>
        <w:tc>
          <w:tcPr/>
          <w:p>
            <w:r>
              <w:t xml:space="preserve">비고</w:t>
            </w:r>
          </w:p>
        </w:tc>
      </w:tr>
      <w:tr>
        <w:tc>
          <w:tcPr/>
          <w:p>
            <w:r>
              <w:t xml:space="preserve">경마 시행</w:t>
            </w:r>
          </w:p>
        </w:tc>
        <w:tc>
          <w:tcPr/>
          <w:p>
            <w:r>
              <w:t xml:space="preserve">1,200</w:t>
            </w:r>
          </w:p>
        </w:tc>
        <w:tc>
          <w:tcPr/>
          <w:p>
            <w:r>
              <w:t xml:space="preserve">전년 대비</w:t>
            </w:r>
          </w:p>
          <w:p>
            <w:r>
              <w:t xml:space="preserve">5% 증가</w:t>
            </w:r>
          </w:p>
        </w:tc>
      </w:tr>
      <w:tr>
        <w:tc>
          <w:tcPr/>
          <w:p>
            <w:r>
              <w:t xml:space="preserve">시설 개선</w:t>
            </w:r>
          </w:p>
        </w:tc>
        <w:tc>
          <w:tcPr/>
          <w:p>
            <w:r>
              <w:t xml:space="preserve">300</w:t>
            </w:r>
          </w:p>
        </w:tc>
        <w:tc>
          <w:tcPr/>
          <w:p>
            <w:r>
              <w:t xml:space="preserve"/>
            </w:r>
          </w:p>
        </w:tc>
      </w:tr>
    </w:tbl>
    <w:p>
      <w:r>
        <w:t>글상자 앞</w:t>
      </w:r>
      <w:r>
        <mc:AlternateContent>
          <mc:Choice Requires="wps">
            <w:drawing>
              <wps:txbx>
                <w:txbxContent>
                  <w:p>
                    <w:r>
                      <w:t xml:space="preserve">글상자 안 문장</w:t>
                    </w:r>
                  </w:p>
                </w:txbxContent>
              </wps:txbx>
            </w:drawing>
          </mc:Choice>
          <mc:Fallback>
            <w:pict>
              <v:textbox>
                <w:txbxContent>
                  <w:p>
                    <w:r>
                      <w:t xml:space="preserve">글상자 안 문장</w:t>
                    </w:r>
                  </w:p>
                </w:txbxContent>
              </v:textbox>
            </w:pict>
          </mc:Fallback>
        </mc:AlternateContent>
      </w:r>
    </w:p>
    <w:p>
      <w:r>
        <w:t xml:space="preserve">맺음말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a">
    <w:name w:val="Normal"/>
  </w:style>
  <w:style w:type="paragraph" w:styleId="1">
    <w:name w:val="heading 1"/>
    <w:basedOn w:val="a"/>
    <w:pPr>
      <w:outlineLvl w:val="0"/>
    </w:pPr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 운영 계획 &amp; 예산</dc:title>
  <dc:creator>작성자</dc:creator>
</cp:coreProperties>
</file>